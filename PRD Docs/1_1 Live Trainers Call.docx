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2206023" cy="63341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023" cy="63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Product Person Name: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Siddharth Nautiyal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POD Name: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Product Delivery - POD2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Closing Date: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23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 April 2022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Version: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01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Impacted Apps: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T&amp;P CRM Panel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22222"/>
          <w:rtl w:val="0"/>
        </w:rPr>
        <w:t xml:space="preserve">KPIs (Key Performance Indicator):</w:t>
      </w: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 To improve operational efficiency of Trainers</w:t>
      </w:r>
    </w:p>
    <w:p w:rsidR="00000000" w:rsidDel="00000000" w:rsidP="00000000" w:rsidRDefault="00000000" w:rsidRPr="00000000" w14:paraId="0000000B">
      <w:pPr>
        <w:spacing w:before="80" w:line="288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80" w:line="288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42"/>
          <w:szCs w:val="42"/>
          <w:rtl w:val="0"/>
        </w:rPr>
        <w:t xml:space="preserve">User Stories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Trainer type user, I should be able to create dispositions for 1:1 Live Trainers Session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Trainer type user, I should be able to create repetitive slots in Trainer Call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trainer type user, I should be able to confirm and create 1:1 Live Sessions through CRM in trainers call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trainer type user, I should be able to track the live 1:1 session in upcoming and recent tabs </w:t>
      </w:r>
    </w:p>
    <w:p w:rsidR="00000000" w:rsidDel="00000000" w:rsidP="00000000" w:rsidRDefault="00000000" w:rsidRPr="00000000" w14:paraId="00000012">
      <w:pPr>
        <w:spacing w:before="80" w:line="288" w:lineRule="auto"/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42"/>
          <w:szCs w:val="42"/>
          <w:rtl w:val="0"/>
        </w:rPr>
        <w:t xml:space="preserve">Feature Details 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color w:val="4a86e8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Google Sans" w:cs="Google Sans" w:eastAsia="Google Sans" w:hAnsi="Google Sans"/>
          <w:color w:val="3c78d8"/>
          <w:sz w:val="30"/>
          <w:szCs w:val="30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3c78d8"/>
          <w:sz w:val="26"/>
          <w:szCs w:val="26"/>
          <w:u w:val="single"/>
          <w:rtl w:val="0"/>
        </w:rPr>
        <w:t xml:space="preserve">As a Trainer type user, I should be able to create dispositions for 1:1 Live Trainers 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color w:val="4a86e8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Steps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CRM  &gt; Premium Users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Premium User (Trainer Type) &gt; User Setting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User Setting &gt; Disposition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In disposition there are multiple tabs available, in that we need add new tab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\Detailed Description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present the disposition tab shows the following options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09600"/>
            <wp:effectExtent b="25400" l="25400" r="25400" t="2540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new tab needs to be introduced in this, next to Activities Tab. The UI will show as  following 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714750" cy="857250"/>
            <wp:effectExtent b="25400" l="25400" r="25400" t="254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5725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1:1 Live session the table will show as following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42"/>
          <w:szCs w:val="42"/>
        </w:rPr>
        <w:drawing>
          <wp:inline distB="114300" distT="114300" distL="114300" distR="114300">
            <wp:extent cx="5943600" cy="1866900"/>
            <wp:effectExtent b="25400" l="25400" r="25400" t="254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ind w:left="144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All the feature in the table will work as defined under “User Settings &gt; Disposition &gt; Activities Tab”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ind w:left="144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disposition added in these will reflect on the application side in the following manner</w:t>
      </w:r>
    </w:p>
    <w:p w:rsidR="00000000" w:rsidDel="00000000" w:rsidP="00000000" w:rsidRDefault="00000000" w:rsidRPr="00000000" w14:paraId="0000002F">
      <w:pPr>
        <w:ind w:left="0" w:firstLine="0"/>
        <w:rPr>
          <w:rFonts w:ascii="Google Sans" w:cs="Google Sans" w:eastAsia="Google Sans" w:hAnsi="Google Sans"/>
          <w:b w:val="1"/>
          <w:color w:val="2222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Google Sans" w:cs="Google Sans" w:eastAsia="Google Sans" w:hAnsi="Google Sans"/>
          <w:b w:val="1"/>
          <w:color w:val="2222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Google Sans" w:cs="Google Sans" w:eastAsia="Google Sans" w:hAnsi="Google Sans"/>
          <w:b w:val="1"/>
          <w:color w:val="2222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Google Sans" w:cs="Google Sans" w:eastAsia="Google Sans" w:hAnsi="Google Sans"/>
          <w:b w:val="1"/>
          <w:color w:val="2222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Google Sans" w:cs="Google Sans" w:eastAsia="Google Sans" w:hAnsi="Google Sans"/>
          <w:b w:val="1"/>
          <w:color w:val="2222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Google Sans" w:cs="Google Sans" w:eastAsia="Google Sans" w:hAnsi="Google Sans"/>
          <w:b w:val="1"/>
          <w:color w:val="2222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Google Sans" w:cs="Google Sans" w:eastAsia="Google Sans" w:hAnsi="Google Sans"/>
          <w:b w:val="1"/>
          <w:color w:val="2222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Google Sans" w:cs="Google Sans" w:eastAsia="Google Sans" w:hAnsi="Google Sans"/>
          <w:b w:val="1"/>
          <w:color w:val="2222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Google Sans" w:cs="Google Sans" w:eastAsia="Google Sans" w:hAnsi="Google Sans"/>
          <w:b w:val="1"/>
          <w:color w:val="2222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Google Sans" w:cs="Google Sans" w:eastAsia="Google Sans" w:hAnsi="Google Sans"/>
          <w:b w:val="1"/>
          <w:color w:val="222222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22222"/>
          <w:u w:val="single"/>
          <w:rtl w:val="0"/>
        </w:rPr>
        <w:t xml:space="preserve">Changes on the Application Side</w:t>
      </w:r>
    </w:p>
    <w:p w:rsidR="00000000" w:rsidDel="00000000" w:rsidP="00000000" w:rsidRDefault="00000000" w:rsidRPr="00000000" w14:paraId="00000039">
      <w:pPr>
        <w:ind w:left="0" w:firstLine="0"/>
        <w:rPr>
          <w:rFonts w:ascii="Google Sans" w:cs="Google Sans" w:eastAsia="Google Sans" w:hAnsi="Google Sans"/>
          <w:b w:val="1"/>
          <w:color w:val="2222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At present the trainer call card shows as following when clicked 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2160" w:firstLine="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Fonts w:ascii="Google Sans" w:cs="Google Sans" w:eastAsia="Google Sans" w:hAnsi="Google Sans"/>
          <w:color w:val="222222"/>
        </w:rPr>
        <w:drawing>
          <wp:inline distB="114300" distT="114300" distL="114300" distR="114300">
            <wp:extent cx="2362200" cy="5143500"/>
            <wp:effectExtent b="25400" l="25400" r="25400" t="2540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14350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2160" w:firstLine="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Now we will add to add a new dropdown field in the the schedule page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160" w:firstLine="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Fonts w:ascii="Google Sans" w:cs="Google Sans" w:eastAsia="Google Sans" w:hAnsi="Google Sans"/>
          <w:color w:val="222222"/>
        </w:rPr>
        <w:drawing>
          <wp:inline distB="114300" distT="114300" distL="114300" distR="114300">
            <wp:extent cx="2676525" cy="5781675"/>
            <wp:effectExtent b="25400" l="25400" r="25400" t="254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781675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1"/>
        </w:numPr>
        <w:ind w:left="144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A new dropdown will be added above call duration </w:t>
      </w:r>
    </w:p>
    <w:p w:rsidR="00000000" w:rsidDel="00000000" w:rsidP="00000000" w:rsidRDefault="00000000" w:rsidRPr="00000000" w14:paraId="00000042">
      <w:pPr>
        <w:numPr>
          <w:ilvl w:val="1"/>
          <w:numId w:val="11"/>
        </w:numPr>
        <w:ind w:left="144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dropdown will have a header Session Type</w:t>
      </w:r>
    </w:p>
    <w:p w:rsidR="00000000" w:rsidDel="00000000" w:rsidP="00000000" w:rsidRDefault="00000000" w:rsidRPr="00000000" w14:paraId="00000043">
      <w:pPr>
        <w:numPr>
          <w:ilvl w:val="1"/>
          <w:numId w:val="11"/>
        </w:numPr>
        <w:ind w:left="144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dropdown user will able to select one session at a time</w:t>
      </w:r>
    </w:p>
    <w:p w:rsidR="00000000" w:rsidDel="00000000" w:rsidP="00000000" w:rsidRDefault="00000000" w:rsidRPr="00000000" w14:paraId="00000044">
      <w:pPr>
        <w:numPr>
          <w:ilvl w:val="1"/>
          <w:numId w:val="11"/>
        </w:numPr>
        <w:ind w:left="144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list will be populated from the backend. </w:t>
      </w:r>
      <w:commentRangeStart w:id="0"/>
      <w:commentRangeStart w:id="1"/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data will come from 1:1 Live Sessions table in disposition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1"/>
        </w:numPr>
        <w:ind w:left="144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This will only add disposition which are in active bucket</w:t>
      </w:r>
    </w:p>
    <w:p w:rsidR="00000000" w:rsidDel="00000000" w:rsidP="00000000" w:rsidRDefault="00000000" w:rsidRPr="00000000" w14:paraId="00000046">
      <w:pPr>
        <w:numPr>
          <w:ilvl w:val="1"/>
          <w:numId w:val="11"/>
        </w:numPr>
        <w:ind w:left="144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Once the session is selected and aspirant has clicked book now, the fields will be captured and shown in trainers call</w:t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Changes in Calling card UI shown once the session has been accepted. At present we only have cards for live sessions which are shown on the application side.</w:t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160" w:firstLine="0"/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42"/>
          <w:szCs w:val="42"/>
        </w:rPr>
        <w:drawing>
          <wp:inline distB="114300" distT="114300" distL="114300" distR="114300">
            <wp:extent cx="2638425" cy="2581275"/>
            <wp:effectExtent b="25400" l="25400" r="25400" t="254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581275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card show, all the fields will be same shown in live session, just the session description in the left right corner will show as “1:1 Live Session”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Acceptance Criteria</w:t>
      </w:r>
    </w:p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When a session is requested by an aspirant, an in app notification telling - “Your 1:1 Live session request has been shared with &lt;Trainer Name&gt;”</w:t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When Session is accepted by the trainer by clicking Confirm on the backend in the CRM, the following notification will come - “Your 1:1 Live Session request has been accepted by &lt;Trainer Name&gt;”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When Session is declined by the trainer by clicking Decline on the backend in CRM, the following notification will come - “Your 1:1 Live Session request has been denied by &lt;Trainer Name&gt;, all the credits have been refunded”</w:t>
      </w:r>
    </w:p>
    <w:p w:rsidR="00000000" w:rsidDel="00000000" w:rsidP="00000000" w:rsidRDefault="00000000" w:rsidRPr="00000000" w14:paraId="00000054">
      <w:pPr>
        <w:numPr>
          <w:ilvl w:val="1"/>
          <w:numId w:val="10"/>
        </w:numPr>
        <w:ind w:left="144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Credits refunded should reflect in overall credits shown in application for an aspirant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When session is accepted, in app notification will be triggered in gap of 15 minutes, 1 hour before the session </w:t>
      </w:r>
    </w:p>
    <w:p w:rsidR="00000000" w:rsidDel="00000000" w:rsidP="00000000" w:rsidRDefault="00000000" w:rsidRPr="00000000" w14:paraId="00000056">
      <w:pPr>
        <w:numPr>
          <w:ilvl w:val="1"/>
          <w:numId w:val="10"/>
        </w:numPr>
        <w:ind w:left="144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“Your 1:1 Live session with &lt;Trainer Name&gt; is scheduled for today at &lt;Time of session&gt;. Please join the session on time.”</w:t>
      </w:r>
    </w:p>
    <w:p w:rsidR="00000000" w:rsidDel="00000000" w:rsidP="00000000" w:rsidRDefault="00000000" w:rsidRPr="00000000" w14:paraId="00000057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42"/>
          <w:szCs w:val="42"/>
          <w:rtl w:val="0"/>
        </w:rPr>
        <w:t xml:space="preserve">Feature Details </w:t>
      </w:r>
    </w:p>
    <w:p w:rsidR="00000000" w:rsidDel="00000000" w:rsidP="00000000" w:rsidRDefault="00000000" w:rsidRPr="00000000" w14:paraId="0000005A">
      <w:pPr>
        <w:ind w:left="0" w:firstLine="0"/>
        <w:rPr>
          <w:rFonts w:ascii="Google Sans" w:cs="Google Sans" w:eastAsia="Google Sans" w:hAnsi="Google Sans"/>
          <w:color w:val="4a86e8"/>
          <w:sz w:val="30"/>
          <w:szCs w:val="30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4a86e8"/>
          <w:sz w:val="26"/>
          <w:szCs w:val="26"/>
          <w:u w:val="single"/>
          <w:rtl w:val="0"/>
        </w:rPr>
        <w:t xml:space="preserve">As a Trainer type user, I should be able to create repetitive slots in Trainer 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Google Sans" w:cs="Google Sans" w:eastAsia="Google Sans" w:hAnsi="Google Sans"/>
          <w:color w:val="4a86e8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Steps</w:t>
      </w:r>
    </w:p>
    <w:p w:rsidR="00000000" w:rsidDel="00000000" w:rsidP="00000000" w:rsidRDefault="00000000" w:rsidRPr="00000000" w14:paraId="0000005D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CRM  &gt; Premium Users</w:t>
      </w:r>
    </w:p>
    <w:p w:rsidR="00000000" w:rsidDel="00000000" w:rsidP="00000000" w:rsidRDefault="00000000" w:rsidRPr="00000000" w14:paraId="0000005E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Premium User (Trainer Type) &gt; Trainers Call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When user clicks on trainers call set preference windows shows</w:t>
      </w:r>
    </w:p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Detailed Description</w:t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5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present the trainers call is an audio call feature which will now be updated to incorporate video calls only. At present the trainers call shows as follows </w:t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360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1481138" cy="2352395"/>
            <wp:effectExtent b="25400" l="25400" r="25400" t="254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2352395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360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  <w:u w:val="none"/>
        </w:rPr>
      </w:pPr>
      <w:commentRangeStart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name of the Trainer Call needs to be updated to 1:1 Live Sesion, and it will show as the following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360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1585913" cy="2645160"/>
            <wp:effectExtent b="25400" l="25400" r="25400" t="254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264516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a user clicks on Trainers Call the following window appears</w:t>
      </w:r>
    </w:p>
    <w:p w:rsidR="00000000" w:rsidDel="00000000" w:rsidP="00000000" w:rsidRDefault="00000000" w:rsidRPr="00000000" w14:paraId="0000006B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Google Sans" w:cs="Google Sans" w:eastAsia="Google Sans" w:hAnsi="Google Sans"/>
        </w:rPr>
      </w:pPr>
      <w:commentRangeStart w:id="3"/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111500"/>
            <wp:effectExtent b="25400" l="25400" r="25400" t="254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Google Sans" w:cs="Google Sans" w:eastAsia="Google Sans" w:hAnsi="Google Sans"/>
          <w:b w:val="1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u w:val="single"/>
          <w:rtl w:val="0"/>
        </w:rPr>
        <w:t xml:space="preserve">Changes To be made in Set Preferences Tab</w:t>
      </w:r>
    </w:p>
    <w:p w:rsidR="00000000" w:rsidDel="00000000" w:rsidP="00000000" w:rsidRDefault="00000000" w:rsidRPr="00000000" w14:paraId="0000006F">
      <w:pPr>
        <w:ind w:left="0" w:firstLine="0"/>
        <w:rPr>
          <w:rFonts w:ascii="Google Sans" w:cs="Google Sans" w:eastAsia="Google Sans" w:hAnsi="Google Sans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present there is no functionality to make sessions repetitive. 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So, corresponding to delete button against each time slot a Repeat </w:t>
      </w:r>
      <w:commentRangeStart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Weekly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will also be available in the following manner</w:t>
      </w:r>
    </w:p>
    <w:p w:rsidR="00000000" w:rsidDel="00000000" w:rsidP="00000000" w:rsidRDefault="00000000" w:rsidRPr="00000000" w14:paraId="000000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214938" cy="2665970"/>
            <wp:effectExtent b="25400" l="25400" r="25400" t="2540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66597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repeat weekly option will be available corresponding to each time slot. If the user clicks on Repeat Weekly</w:t>
      </w:r>
    </w:p>
    <w:p w:rsidR="00000000" w:rsidDel="00000000" w:rsidP="00000000" w:rsidRDefault="00000000" w:rsidRPr="00000000" w14:paraId="00000076">
      <w:pPr>
        <w:numPr>
          <w:ilvl w:val="1"/>
          <w:numId w:val="7"/>
        </w:numPr>
        <w:ind w:left="144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the weekday and the time for which the time slot is set will be same for the next week too, and so on and so forth</w:t>
      </w:r>
    </w:p>
    <w:p w:rsidR="00000000" w:rsidDel="00000000" w:rsidP="00000000" w:rsidRDefault="00000000" w:rsidRPr="00000000" w14:paraId="00000077">
      <w:pPr>
        <w:numPr>
          <w:ilvl w:val="1"/>
          <w:numId w:val="7"/>
        </w:numPr>
        <w:ind w:left="144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Same will be reflected to aspirants requesting for 1:1 live sessions through the application</w:t>
      </w:r>
    </w:p>
    <w:p w:rsidR="00000000" w:rsidDel="00000000" w:rsidP="00000000" w:rsidRDefault="00000000" w:rsidRPr="00000000" w14:paraId="00000078">
      <w:pPr>
        <w:numPr>
          <w:ilvl w:val="1"/>
          <w:numId w:val="7"/>
        </w:numPr>
        <w:ind w:left="144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Repeat weekly is not selected for a slot, the slot will show as it presently does</w:t>
      </w:r>
    </w:p>
    <w:p w:rsidR="00000000" w:rsidDel="00000000" w:rsidP="00000000" w:rsidRDefault="00000000" w:rsidRPr="00000000" w14:paraId="00000079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Acceptance Criteria </w:t>
      </w:r>
    </w:p>
    <w:p w:rsidR="00000000" w:rsidDel="00000000" w:rsidP="00000000" w:rsidRDefault="00000000" w:rsidRPr="00000000" w14:paraId="0000007D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All the feature in the set preference tab will function as they use to</w:t>
      </w:r>
    </w:p>
    <w:p w:rsidR="00000000" w:rsidDel="00000000" w:rsidP="00000000" w:rsidRDefault="00000000" w:rsidRPr="00000000" w14:paraId="0000007F">
      <w:pPr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selected time slots will become repetitive only if user clicks confirm </w:t>
      </w:r>
    </w:p>
    <w:p w:rsidR="00000000" w:rsidDel="00000000" w:rsidP="00000000" w:rsidRDefault="00000000" w:rsidRPr="00000000" w14:paraId="00000080">
      <w:pPr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Also, the repetitive time slots will also reflect on the application side</w:t>
      </w:r>
    </w:p>
    <w:p w:rsidR="00000000" w:rsidDel="00000000" w:rsidP="00000000" w:rsidRDefault="00000000" w:rsidRPr="00000000" w14:paraId="00000081">
      <w:pPr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Live session to be renamed as - “Live Group Session”</w:t>
      </w:r>
    </w:p>
    <w:p w:rsidR="00000000" w:rsidDel="00000000" w:rsidP="00000000" w:rsidRDefault="00000000" w:rsidRPr="00000000" w14:paraId="00000082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42"/>
          <w:szCs w:val="42"/>
          <w:rtl w:val="0"/>
        </w:rPr>
        <w:t xml:space="preserve">Feature Details </w:t>
      </w:r>
    </w:p>
    <w:p w:rsidR="00000000" w:rsidDel="00000000" w:rsidP="00000000" w:rsidRDefault="00000000" w:rsidRPr="00000000" w14:paraId="00000085">
      <w:pPr>
        <w:ind w:left="0" w:firstLine="0"/>
        <w:rPr>
          <w:rFonts w:ascii="Google Sans" w:cs="Google Sans" w:eastAsia="Google Sans" w:hAnsi="Google Sans"/>
          <w:color w:val="4a86e8"/>
          <w:sz w:val="34"/>
          <w:szCs w:val="3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4a86e8"/>
          <w:sz w:val="26"/>
          <w:szCs w:val="26"/>
          <w:u w:val="single"/>
          <w:rtl w:val="0"/>
        </w:rPr>
        <w:t xml:space="preserve">As a trainer type user, I should be able to confirm and create 1:1 Live Sessions through CRM in trainers 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Google Sans" w:cs="Google Sans" w:eastAsia="Google Sans" w:hAnsi="Google Sans"/>
          <w:color w:val="4a86e8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Steps</w:t>
      </w:r>
    </w:p>
    <w:p w:rsidR="00000000" w:rsidDel="00000000" w:rsidP="00000000" w:rsidRDefault="00000000" w:rsidRPr="00000000" w14:paraId="00000088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CRM  &gt; Premium Users</w:t>
      </w:r>
    </w:p>
    <w:p w:rsidR="00000000" w:rsidDel="00000000" w:rsidP="00000000" w:rsidRDefault="00000000" w:rsidRPr="00000000" w14:paraId="0000008A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Premium User (Trainer Type) &gt; Trainers Call </w:t>
      </w:r>
    </w:p>
    <w:p w:rsidR="00000000" w:rsidDel="00000000" w:rsidP="00000000" w:rsidRDefault="00000000" w:rsidRPr="00000000" w14:paraId="0000008B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When a user clicks there is Call Request window available</w:t>
      </w:r>
    </w:p>
    <w:p w:rsidR="00000000" w:rsidDel="00000000" w:rsidP="00000000" w:rsidRDefault="00000000" w:rsidRPr="00000000" w14:paraId="0000008C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Detailed Description</w:t>
      </w:r>
    </w:p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ind w:left="720" w:hanging="36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present in the call request the table shows the following options. Where in Description is the new column introduced</w:t>
      </w:r>
    </w:p>
    <w:p w:rsidR="00000000" w:rsidDel="00000000" w:rsidP="00000000" w:rsidRDefault="00000000" w:rsidRPr="00000000" w14:paraId="00000090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Fonts w:ascii="Google Sans" w:cs="Google Sans" w:eastAsia="Google Sans" w:hAnsi="Google Sans"/>
          <w:color w:val="222222"/>
        </w:rPr>
        <w:drawing>
          <wp:inline distB="114300" distT="114300" distL="114300" distR="114300">
            <wp:extent cx="5943600" cy="711200"/>
            <wp:effectExtent b="25400" l="25400" r="25400" t="2540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Now we need to add another column in the following manner</w:t>
      </w:r>
    </w:p>
    <w:p w:rsidR="00000000" w:rsidDel="00000000" w:rsidP="00000000" w:rsidRDefault="00000000" w:rsidRPr="00000000" w14:paraId="00000094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Google Sans" w:cs="Google Sans" w:eastAsia="Google Sans" w:hAnsi="Google Sans"/>
          <w:color w:val="222222"/>
        </w:rPr>
      </w:pPr>
      <w:commentRangeStart w:id="5"/>
      <w:r w:rsidDel="00000000" w:rsidR="00000000" w:rsidRPr="00000000">
        <w:rPr>
          <w:rFonts w:ascii="Google Sans" w:cs="Google Sans" w:eastAsia="Google Sans" w:hAnsi="Google Sans"/>
          <w:color w:val="222222"/>
        </w:rPr>
        <w:drawing>
          <wp:inline distB="114300" distT="114300" distL="114300" distR="114300">
            <wp:extent cx="6161049" cy="40481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1049" cy="40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8"/>
        </w:numPr>
        <w:ind w:left="1440" w:hanging="360"/>
        <w:rPr>
          <w:rFonts w:ascii="Google Sans" w:cs="Google Sans" w:eastAsia="Google Sans" w:hAnsi="Google Sans"/>
          <w:color w:val="222222"/>
          <w:u w:val="none"/>
        </w:rPr>
      </w:pPr>
      <w:commentRangeStart w:id="6"/>
      <w:commentRangeStart w:id="7"/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Session Name is a new column</w:t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0097">
      <w:pPr>
        <w:numPr>
          <w:ilvl w:val="2"/>
          <w:numId w:val="8"/>
        </w:numPr>
        <w:ind w:left="216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It is a dynamic field which will be updated as per session selection done by aspirant in application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If a user clicks on “Confirm” popup will show in the following manner </w:t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1440" w:firstLine="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Fonts w:ascii="Google Sans" w:cs="Google Sans" w:eastAsia="Google Sans" w:hAnsi="Google Sans"/>
          <w:color w:val="222222"/>
        </w:rPr>
        <w:drawing>
          <wp:inline distB="114300" distT="114300" distL="114300" distR="114300">
            <wp:extent cx="4948238" cy="3840559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840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8"/>
        </w:numPr>
        <w:ind w:left="144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popup will show the following information</w:t>
      </w:r>
    </w:p>
    <w:p w:rsidR="00000000" w:rsidDel="00000000" w:rsidP="00000000" w:rsidRDefault="00000000" w:rsidRPr="00000000" w14:paraId="0000009C">
      <w:pPr>
        <w:numPr>
          <w:ilvl w:val="2"/>
          <w:numId w:val="8"/>
        </w:numPr>
        <w:ind w:left="216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Session Name - Dynamic field as set by the aspirant while raising request from the application</w:t>
      </w:r>
    </w:p>
    <w:p w:rsidR="00000000" w:rsidDel="00000000" w:rsidP="00000000" w:rsidRDefault="00000000" w:rsidRPr="00000000" w14:paraId="0000009D">
      <w:pPr>
        <w:numPr>
          <w:ilvl w:val="2"/>
          <w:numId w:val="8"/>
        </w:numPr>
        <w:ind w:left="216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Session Date - Dynamic field as set by the aspirant while raising request from the application</w:t>
      </w:r>
    </w:p>
    <w:p w:rsidR="00000000" w:rsidDel="00000000" w:rsidP="00000000" w:rsidRDefault="00000000" w:rsidRPr="00000000" w14:paraId="0000009E">
      <w:pPr>
        <w:numPr>
          <w:ilvl w:val="2"/>
          <w:numId w:val="8"/>
        </w:numPr>
        <w:ind w:left="216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Session Link - It’s a editable field where user can enter meet link manually</w:t>
      </w:r>
    </w:p>
    <w:p w:rsidR="00000000" w:rsidDel="00000000" w:rsidP="00000000" w:rsidRDefault="00000000" w:rsidRPr="00000000" w14:paraId="0000009F">
      <w:pPr>
        <w:numPr>
          <w:ilvl w:val="3"/>
          <w:numId w:val="8"/>
        </w:numPr>
        <w:ind w:left="288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By Clicking Generate Link - User will be able to create dynamic session link and same will be shown in Session Link field</w:t>
      </w:r>
    </w:p>
    <w:p w:rsidR="00000000" w:rsidDel="00000000" w:rsidP="00000000" w:rsidRDefault="00000000" w:rsidRPr="00000000" w14:paraId="000000A0">
      <w:pPr>
        <w:numPr>
          <w:ilvl w:val="4"/>
          <w:numId w:val="8"/>
        </w:numPr>
        <w:ind w:left="360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Generate Link - This feature will be integrated with google meet, which allows users to create unique links when the  user clicks on the Generate Link. </w:t>
      </w:r>
    </w:p>
    <w:p w:rsidR="00000000" w:rsidDel="00000000" w:rsidP="00000000" w:rsidRDefault="00000000" w:rsidRPr="00000000" w14:paraId="000000A1">
      <w:pPr>
        <w:numPr>
          <w:ilvl w:val="3"/>
          <w:numId w:val="8"/>
        </w:numPr>
        <w:ind w:left="288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It is a mandatory field and follow validations as followed while adding Google Meet while creating live sessions</w:t>
      </w:r>
    </w:p>
    <w:p w:rsidR="00000000" w:rsidDel="00000000" w:rsidP="00000000" w:rsidRDefault="00000000" w:rsidRPr="00000000" w14:paraId="000000A2">
      <w:pPr>
        <w:numPr>
          <w:ilvl w:val="2"/>
          <w:numId w:val="8"/>
        </w:numPr>
        <w:ind w:left="216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Confirm Session - When a user clicks on the Confirm session</w:t>
      </w:r>
    </w:p>
    <w:p w:rsidR="00000000" w:rsidDel="00000000" w:rsidP="00000000" w:rsidRDefault="00000000" w:rsidRPr="00000000" w14:paraId="000000A3">
      <w:pPr>
        <w:numPr>
          <w:ilvl w:val="3"/>
          <w:numId w:val="8"/>
        </w:numPr>
        <w:ind w:left="288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Session will move to upcoming sessions tab</w:t>
      </w:r>
    </w:p>
    <w:p w:rsidR="00000000" w:rsidDel="00000000" w:rsidP="00000000" w:rsidRDefault="00000000" w:rsidRPr="00000000" w14:paraId="000000A4">
      <w:pPr>
        <w:numPr>
          <w:ilvl w:val="3"/>
          <w:numId w:val="8"/>
        </w:numPr>
        <w:ind w:left="288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A live session will be created and shown in the application of the tagged aspirant who requested the session. This card will be the same as a live sessions card created for the aspirants on application side.</w:t>
      </w:r>
    </w:p>
    <w:p w:rsidR="00000000" w:rsidDel="00000000" w:rsidP="00000000" w:rsidRDefault="00000000" w:rsidRPr="00000000" w14:paraId="000000A5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Acceptance Criteria </w:t>
      </w:r>
    </w:p>
    <w:p w:rsidR="00000000" w:rsidDel="00000000" w:rsidP="00000000" w:rsidRDefault="00000000" w:rsidRPr="00000000" w14:paraId="000000A8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call request session needs to be renamed as “1:1 Session Request”</w:t>
      </w:r>
    </w:p>
    <w:p w:rsidR="00000000" w:rsidDel="00000000" w:rsidP="00000000" w:rsidRDefault="00000000" w:rsidRPr="00000000" w14:paraId="000000AA">
      <w:pPr>
        <w:numPr>
          <w:ilvl w:val="0"/>
          <w:numId w:val="9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If a call request is declined then the credits will be refund to the aspirant </w:t>
      </w:r>
    </w:p>
    <w:p w:rsidR="00000000" w:rsidDel="00000000" w:rsidP="00000000" w:rsidRDefault="00000000" w:rsidRPr="00000000" w14:paraId="000000AB">
      <w:pPr>
        <w:numPr>
          <w:ilvl w:val="0"/>
          <w:numId w:val="9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mail will be triggered to the aspirant and the trainer regarding cancellation of the session</w:t>
      </w:r>
    </w:p>
    <w:p w:rsidR="00000000" w:rsidDel="00000000" w:rsidP="00000000" w:rsidRDefault="00000000" w:rsidRPr="00000000" w14:paraId="000000AC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440" w:firstLine="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Google Sans" w:cs="Google Sans" w:eastAsia="Google Sans" w:hAnsi="Google Sans"/>
          <w:b w:val="1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42"/>
          <w:szCs w:val="42"/>
          <w:rtl w:val="0"/>
        </w:rPr>
        <w:t xml:space="preserve">Feature Details </w:t>
      </w:r>
    </w:p>
    <w:p w:rsidR="00000000" w:rsidDel="00000000" w:rsidP="00000000" w:rsidRDefault="00000000" w:rsidRPr="00000000" w14:paraId="000000B0">
      <w:pPr>
        <w:rPr>
          <w:rFonts w:ascii="Google Sans" w:cs="Google Sans" w:eastAsia="Google Sans" w:hAnsi="Google Sans"/>
          <w:color w:val="4a86e8"/>
          <w:sz w:val="38"/>
          <w:szCs w:val="38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4a86e8"/>
          <w:sz w:val="26"/>
          <w:szCs w:val="26"/>
          <w:u w:val="single"/>
          <w:rtl w:val="0"/>
        </w:rPr>
        <w:t xml:space="preserve">As a trainer type user, I should be able to track the live 1:1 session in upcoming and recent tabs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Google Sans" w:cs="Google Sans" w:eastAsia="Google Sans" w:hAnsi="Google Sans"/>
          <w:color w:val="4a86e8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Steps</w:t>
      </w:r>
    </w:p>
    <w:p w:rsidR="00000000" w:rsidDel="00000000" w:rsidP="00000000" w:rsidRDefault="00000000" w:rsidRPr="00000000" w14:paraId="000000B3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CRM  &gt; Premium Users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Premium User (Trainer Type) &gt; Trainers Call 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When a user clicks there the Call Request, Upcoming Call, Recent Calls  windoware are available</w:t>
      </w:r>
    </w:p>
    <w:p w:rsidR="00000000" w:rsidDel="00000000" w:rsidP="00000000" w:rsidRDefault="00000000" w:rsidRPr="00000000" w14:paraId="000000B7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Detailed Description</w:t>
      </w:r>
    </w:p>
    <w:p w:rsidR="00000000" w:rsidDel="00000000" w:rsidP="00000000" w:rsidRDefault="00000000" w:rsidRPr="00000000" w14:paraId="000000B9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6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present the when user clicks on trainers call following option are seen</w:t>
      </w:r>
    </w:p>
    <w:p w:rsidR="00000000" w:rsidDel="00000000" w:rsidP="00000000" w:rsidRDefault="00000000" w:rsidRPr="00000000" w14:paraId="000000B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81000"/>
            <wp:effectExtent b="25400" l="25400" r="25400" t="254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6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needs to be renamed as following manner</w:t>
      </w:r>
    </w:p>
    <w:p w:rsidR="00000000" w:rsidDel="00000000" w:rsidP="00000000" w:rsidRDefault="00000000" w:rsidRPr="00000000" w14:paraId="000000B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Google Sans" w:cs="Google Sans" w:eastAsia="Google Sans" w:hAnsi="Google Sans"/>
        </w:rPr>
      </w:pPr>
      <w:commentRangeStart w:id="8"/>
      <w:commentRangeStart w:id="9"/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57200"/>
            <wp:effectExtent b="25400" l="25400" r="25400" t="2540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Google Sans" w:cs="Google Sans" w:eastAsia="Google Sans" w:hAnsi="Google Sans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u w:val="single"/>
          <w:rtl w:val="0"/>
        </w:rPr>
        <w:t xml:space="preserve">Changes in Upcoming Calls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present the upcoming section shown the following information</w:t>
      </w:r>
    </w:p>
    <w:p w:rsidR="00000000" w:rsidDel="00000000" w:rsidP="00000000" w:rsidRDefault="00000000" w:rsidRPr="00000000" w14:paraId="000000C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81100"/>
            <wp:effectExtent b="25400" l="25400" r="25400" t="254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As, we have updated the feature for conduction live calls, the Upcoming Calls window will be updated in the following format</w:t>
      </w:r>
    </w:p>
    <w:p w:rsidR="00000000" w:rsidDel="00000000" w:rsidP="00000000" w:rsidRDefault="00000000" w:rsidRPr="00000000" w14:paraId="000000C8">
      <w:pPr>
        <w:rPr>
          <w:rFonts w:ascii="Google Sans" w:cs="Google Sans" w:eastAsia="Google Sans" w:hAnsi="Google Sans"/>
        </w:rPr>
      </w:pPr>
      <w:commentRangeStart w:id="10"/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254500"/>
            <wp:effectExtent b="25400" l="25400" r="25400" t="254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Tab will function as defined under Live Sessions &gt; Upcoming Live Sessions</w:t>
      </w:r>
    </w:p>
    <w:p w:rsidR="00000000" w:rsidDel="00000000" w:rsidP="00000000" w:rsidRDefault="00000000" w:rsidRPr="00000000" w14:paraId="000000CA">
      <w:pPr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u w:val="single"/>
          <w:rtl w:val="0"/>
        </w:rPr>
        <w:t xml:space="preserve">Changes in Recent Calls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8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present the upcoming section shown the following information</w:t>
      </w:r>
    </w:p>
    <w:p w:rsidR="00000000" w:rsidDel="00000000" w:rsidP="00000000" w:rsidRDefault="00000000" w:rsidRPr="00000000" w14:paraId="000000C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Google Sans" w:cs="Google Sans" w:eastAsia="Google Sans" w:hAnsi="Google Sans"/>
          <w:color w:val="222222"/>
        </w:rPr>
      </w:pPr>
      <w:commentRangeStart w:id="11"/>
      <w:commentRangeStart w:id="12"/>
      <w:r w:rsidDel="00000000" w:rsidR="00000000" w:rsidRPr="00000000">
        <w:rPr>
          <w:rFonts w:ascii="Google Sans" w:cs="Google Sans" w:eastAsia="Google Sans" w:hAnsi="Google Sans"/>
          <w:color w:val="222222"/>
        </w:rPr>
        <w:drawing>
          <wp:inline distB="114300" distT="114300" distL="114300" distR="114300">
            <wp:extent cx="5943600" cy="1333500"/>
            <wp:effectExtent b="25400" l="25400" r="25400" t="254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11"/>
      <w:r w:rsidDel="00000000" w:rsidR="00000000" w:rsidRPr="00000000">
        <w:commentReference w:id="11"/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8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As, we have updated the feature for conduction live calls, the Recent  Calls window will be updated in the following format</w:t>
      </w:r>
    </w:p>
    <w:p w:rsidR="00000000" w:rsidDel="00000000" w:rsidP="00000000" w:rsidRDefault="00000000" w:rsidRPr="00000000" w14:paraId="000000D2">
      <w:pPr>
        <w:rPr>
          <w:rFonts w:ascii="Google Sans" w:cs="Google Sans" w:eastAsia="Google Sans" w:hAnsi="Google Sans"/>
        </w:rPr>
      </w:pPr>
      <w:commentRangeStart w:id="13"/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473700"/>
            <wp:effectExtent b="25400" l="25400" r="25400" t="254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 w="254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Tab will function as defined under Live Sessions &gt; Recent Live Sessions</w:t>
      </w:r>
    </w:p>
    <w:p w:rsidR="00000000" w:rsidDel="00000000" w:rsidP="00000000" w:rsidRDefault="00000000" w:rsidRPr="00000000" w14:paraId="000000D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9900"/>
          <w:sz w:val="24"/>
          <w:szCs w:val="24"/>
          <w:rtl w:val="0"/>
        </w:rPr>
        <w:t xml:space="preserve">Acceptance Criteria </w:t>
      </w:r>
    </w:p>
    <w:p w:rsidR="00000000" w:rsidDel="00000000" w:rsidP="00000000" w:rsidRDefault="00000000" w:rsidRPr="00000000" w14:paraId="000000D6">
      <w:pPr>
        <w:rPr>
          <w:rFonts w:ascii="Google Sans" w:cs="Google Sans" w:eastAsia="Google Sans" w:hAnsi="Google Sans"/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session will be tracked in track activities 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1:1 session will also be shown in profile of the aspirant as it does for Live Session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ind w:left="720" w:hanging="360"/>
        <w:rPr>
          <w:rFonts w:ascii="Google Sans" w:cs="Google Sans" w:eastAsia="Google Sans" w:hAnsi="Google Sans"/>
          <w:color w:val="222222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Trainer should be able to cancel the session.There</w:t>
      </w:r>
    </w:p>
    <w:p w:rsidR="00000000" w:rsidDel="00000000" w:rsidP="00000000" w:rsidRDefault="00000000" w:rsidRPr="00000000" w14:paraId="000000DA">
      <w:pPr>
        <w:ind w:left="0" w:firstLine="0"/>
        <w:rPr>
          <w:rFonts w:ascii="Google Sans" w:cs="Google Sans" w:eastAsia="Google Sans" w:hAnsi="Google Sans"/>
          <w:color w:val="222222"/>
        </w:rPr>
      </w:pPr>
      <w:r w:rsidDel="00000000" w:rsidR="00000000" w:rsidRPr="00000000">
        <w:rPr>
          <w:rtl w:val="0"/>
        </w:rPr>
      </w:r>
    </w:p>
    <w:sectPr>
      <w:footerReference r:id="rId27" w:type="default"/>
      <w:pgSz w:h="15840" w:w="12240" w:orient="portrait"/>
      <w:pgMar w:bottom="1440" w:top="1440" w:left="1440" w:right="1440" w:header="720" w:footer="720"/>
      <w:pgNumType w:start="1"/>
      <w:sectPrChange w:author="Dhawal Sah" w:id="0" w:date="2022-04-27T07:07:07Z">
        <w:sectPr w:rsidR="000000" w:rsidDel="000000" w:rsidRPr="000000" w:rsidSect="000000">
          <w:pgMar w:bottom="1440" w:top="1440" w:left="1440" w:right="1440" w:header="720" w:footer="720"/>
          <w:pgNumType w:start="1"/>
          <w:pgSz w:h="15840" w:w="12240" w:orient="portrait"/>
        </w:sectPr>
      </w:sectPrChange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iddharth Nautiyal" w:id="5" w:date="2022-04-29T05:30:32Z"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Session Name &gt; Session Type</w:t>
        </w:r>
      </w:ins>
    </w:p>
  </w:comment>
  <w:comment w:author="Dhawal Sah" w:id="3" w:date="2022-04-27T07:12:03Z"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This needs to be user-mapped... aspirant who will be attending this 1:1 session needs to be mentioned here.. else what's the difference between group vs 1:1 ?</w:t>
        </w:r>
      </w:ins>
    </w:p>
  </w:comment>
  <w:comment w:author="Dhawal Sah" w:id="2" w:date="2022-04-27T07:09:48Z"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Live Session can be renamed to "Live Group Session" for clarity</w:t>
        </w:r>
      </w:ins>
    </w:p>
  </w:comment>
  <w:comment w:author="Dhawal Sah" w:id="0" w:date="2022-04-27T07:08:04Z"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What will be the list of dispositions?</w:t>
        </w:r>
      </w:ins>
    </w:p>
  </w:comment>
  <w:comment w:author="Siddharth Nautiyal" w:id="1" w:date="2022-04-27T07:21:09Z"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Those will be dynamic, added by the trainers or career coaches</w:t>
        </w:r>
      </w:ins>
    </w:p>
  </w:comment>
  <w:comment w:author="Aravind Ravi Sankar" w:id="13" w:date="2022-04-26T07:04:49Z"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@siddharth.n@expertrons.com </w:t>
        </w:r>
      </w:ins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Here, there should be a column for which selected batch the session was taken for (depending on how the session was scheduled)</w:t>
        </w:r>
      </w:ins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For ex: Profile Building on 16 Apr was taken for HR Week 2 Aspirants, Profile Building on 18 Jan was taken for Employability Week 3 Aspirants and so on...cc @dhawal@expertrons.com</w:t>
        </w:r>
      </w:ins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_Assigned to Siddharth Nautiyal_</w:t>
        </w:r>
      </w:ins>
    </w:p>
  </w:comment>
  <w:comment w:author="Aravind Ravi Sankar" w:id="4" w:date="2022-04-26T06:53:03Z"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@siddharth.n@expertrons.com Here, some of the sessions may happen Mon, Wed, Fri and so on. Repeat Weekly then becomes a limitation</w:t>
        </w:r>
      </w:ins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Can we have this feature in a similar way to Google Calendar where the user can select the days in which the session can be repeated, with a Custom option. Please refer to Calendar for the same. cc @dhawal@expertrons.com</w:t>
        </w:r>
      </w:ins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_Assigned to Siddharth Nautiyal_</w:t>
        </w:r>
      </w:ins>
    </w:p>
  </w:comment>
  <w:comment w:author="Dhawal Sah" w:id="9" w:date="2022-04-27T07:22:32Z"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1:1 Session</w:t>
        </w:r>
      </w:ins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Need to understand "Set Preferences"</w:t>
        </w:r>
      </w:ins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Difference between "Upcoming" and "Recent" 1:1 sessions</w:t>
        </w:r>
      </w:ins>
    </w:p>
  </w:comment>
  <w:comment w:author="Aravind Ravi Sankar" w:id="8" w:date="2022-04-26T06:57:11Z"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@siddharth.n@expertrons.com Headers word: Sessions (Plural) should be used. cc @dhawal@expertrons.com</w:t>
        </w:r>
      </w:ins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_Assigned to Siddharth Nautiyal_</w:t>
        </w:r>
      </w:ins>
    </w:p>
  </w:comment>
  <w:comment w:author="Dhawal Sah" w:id="10" w:date="2022-04-27T07:23:31Z"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Upcoming Vs Recent is confusing.. Please change Recent to "Completed or Past"</w:t>
        </w:r>
      </w:ins>
    </w:p>
  </w:comment>
  <w:comment w:author="Dhawal Sah" w:id="6" w:date="2022-04-27T07:14:47Z"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This should be flowing from the 1:1 live session disposition list, right?</w:t>
        </w:r>
      </w:ins>
    </w:p>
  </w:comment>
  <w:comment w:author="Siddharth Nautiyal" w:id="7" w:date="2022-04-27T13:42:28Z"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Yes</w:t>
        </w:r>
      </w:ins>
    </w:p>
  </w:comment>
  <w:comment w:author="Aravind Ravi Sankar" w:id="11" w:date="2022-04-26T07:02:36Z"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@siddharth.n@expertrons.com </w:t>
        </w:r>
      </w:ins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1. Under Recording, will the link contain the entire video recording?</w:t>
        </w:r>
      </w:ins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2. Will the recording link be copiable and shareable? cc @dhawal@expertrons.com Currently some Aspirants are requesting for such access to 1-1 (Group sessions are anyway being requested for sharing). This might be another feature request where share video is going as an email in the click of a button</w:t>
        </w:r>
      </w:ins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_Assigned to Siddharth Nautiyal_</w:t>
        </w:r>
      </w:ins>
    </w:p>
  </w:comment>
  <w:comment w:author="Siddharth Nautiyal" w:id="12" w:date="2022-04-27T07:22:57Z"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ns w:author="Dhawal Sah" w:id="1" w:date="2022-04-27T07:07:07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ins w:author="Dhawal Sah" w:id="1" w:date="2022-04-27T07:07:07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This is a future implementation, lets discuss this</w:t>
        </w:r>
      </w:ins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B">
    <w:pPr>
      <w:rPr>
        <w:ins w:author="Dhawal Sah" w:id="1" w:date="2022-04-27T07:07:07Z"/>
        <w:rFonts w:ascii="Google Sans" w:cs="Google Sans" w:eastAsia="Google Sans" w:hAnsi="Google Sans"/>
        <w:color w:val="222222"/>
      </w:rPr>
    </w:pPr>
    <w:ins w:author="Dhawal Sah" w:id="1" w:date="2022-04-27T07:07:07Z">
      <w:r w:rsidDel="00000000" w:rsidR="00000000" w:rsidRPr="00000000">
        <w:rPr>
          <w:rtl w:val="0"/>
        </w:rPr>
      </w:r>
    </w:ins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4.png"/><Relationship Id="rId21" Type="http://schemas.openxmlformats.org/officeDocument/2006/relationships/image" Target="media/image9.png"/><Relationship Id="rId24" Type="http://schemas.openxmlformats.org/officeDocument/2006/relationships/image" Target="media/image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2.png"/><Relationship Id="rId26" Type="http://schemas.openxmlformats.org/officeDocument/2006/relationships/image" Target="media/image7.png"/><Relationship Id="rId25" Type="http://schemas.openxmlformats.org/officeDocument/2006/relationships/image" Target="media/image3.png"/><Relationship Id="rId27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16.png"/><Relationship Id="rId11" Type="http://schemas.openxmlformats.org/officeDocument/2006/relationships/image" Target="media/image17.png"/><Relationship Id="rId10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5" Type="http://schemas.openxmlformats.org/officeDocument/2006/relationships/image" Target="media/image20.png"/><Relationship Id="rId14" Type="http://schemas.openxmlformats.org/officeDocument/2006/relationships/image" Target="media/image8.png"/><Relationship Id="rId17" Type="http://schemas.openxmlformats.org/officeDocument/2006/relationships/image" Target="media/image19.png"/><Relationship Id="rId16" Type="http://schemas.openxmlformats.org/officeDocument/2006/relationships/image" Target="media/image10.png"/><Relationship Id="rId19" Type="http://schemas.openxmlformats.org/officeDocument/2006/relationships/image" Target="media/image2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